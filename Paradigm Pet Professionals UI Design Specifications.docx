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“Pexperts”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“Pexperts”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bronchiseptica,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“Pexpert”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“Pexpert”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3278" w:rsidRPr="00A178CF">
        <w:rPr>
          <w:rFonts w:ascii="Verdana" w:hAnsi="Verdana"/>
          <w:sz w:val="20"/>
          <w:szCs w:val="20"/>
        </w:rPr>
        <w:t>fishies</w:t>
      </w:r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C644C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C644C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“Pexperts”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78CD8440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del w:id="0" w:author="Marylee Demeter" w:date="2021-05-11T13:24:00Z">
        <w:r w:rsidRPr="00A178CF" w:rsidDel="00D50885">
          <w:rPr>
            <w:rFonts w:ascii="Verdana" w:hAnsi="Verdana"/>
            <w:sz w:val="20"/>
            <w:szCs w:val="20"/>
          </w:rPr>
          <w:delText>the</w:delText>
        </w:r>
        <w:r w:rsidR="00A138B2" w:rsidDel="00D50885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D50885">
          <w:rPr>
            <w:rFonts w:ascii="Verdana" w:hAnsi="Verdana"/>
            <w:sz w:val="20"/>
            <w:szCs w:val="20"/>
          </w:rPr>
          <w:delText>files</w:delText>
        </w:r>
        <w:r w:rsidR="00A138B2" w:rsidDel="00D50885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D50885">
          <w:rPr>
            <w:rFonts w:ascii="Verdana" w:hAnsi="Verdana"/>
            <w:sz w:val="20"/>
            <w:szCs w:val="20"/>
          </w:rPr>
          <w:delText>folder</w:delText>
        </w:r>
        <w:r w:rsidR="00A138B2" w:rsidDel="00D50885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D50885">
          <w:rPr>
            <w:rFonts w:ascii="Verdana" w:hAnsi="Verdana"/>
            <w:sz w:val="20"/>
            <w:szCs w:val="20"/>
          </w:rPr>
          <w:delText>of</w:delText>
        </w:r>
        <w:r w:rsidR="00A138B2" w:rsidDel="00D50885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D50885">
          <w:rPr>
            <w:rFonts w:ascii="Verdana" w:hAnsi="Verdana"/>
            <w:sz w:val="20"/>
            <w:szCs w:val="20"/>
          </w:rPr>
          <w:delText>this</w:delText>
        </w:r>
        <w:r w:rsidR="00A138B2" w:rsidDel="00D50885">
          <w:rPr>
            <w:rFonts w:ascii="Verdana" w:hAnsi="Verdana"/>
            <w:sz w:val="20"/>
            <w:szCs w:val="20"/>
          </w:rPr>
          <w:delText xml:space="preserve"> </w:delText>
        </w:r>
        <w:r w:rsidRPr="00A178CF" w:rsidDel="00D50885">
          <w:rPr>
            <w:rFonts w:ascii="Verdana" w:hAnsi="Verdana"/>
            <w:sz w:val="20"/>
            <w:szCs w:val="20"/>
          </w:rPr>
          <w:delText>assessment</w:delText>
        </w:r>
      </w:del>
      <w:ins w:id="1" w:author="Marylee Demeter" w:date="2021-05-11T13:24:00Z">
        <w:r w:rsidR="00D50885">
          <w:rPr>
            <w:rFonts w:ascii="Verdana" w:hAnsi="Verdana"/>
            <w:sz w:val="20"/>
            <w:szCs w:val="20"/>
          </w:rPr>
          <w:t>section 5</w:t>
        </w:r>
      </w:ins>
      <w:ins w:id="2" w:author="Marylee Demeter" w:date="2021-05-11T13:35:00Z">
        <w:r w:rsidR="00902DE2">
          <w:rPr>
            <w:rFonts w:ascii="Verdana" w:hAnsi="Verdana"/>
            <w:sz w:val="20"/>
            <w:szCs w:val="20"/>
          </w:rPr>
          <w:t xml:space="preserve"> (</w:t>
        </w:r>
      </w:ins>
      <w:ins w:id="3" w:author="Marylee Demeter" w:date="2021-06-04T10:38:00Z">
        <w:r w:rsidR="007511E1">
          <w:rPr>
            <w:rFonts w:ascii="Verdana" w:hAnsi="Verdana"/>
            <w:sz w:val="20"/>
            <w:szCs w:val="20"/>
          </w:rPr>
          <w:t>Images</w:t>
        </w:r>
      </w:ins>
      <w:ins w:id="4" w:author="Marylee Demeter" w:date="2021-05-11T13:35:00Z">
        <w:r w:rsidR="00902DE2">
          <w:rPr>
            <w:rFonts w:ascii="Verdana" w:hAnsi="Verdana"/>
            <w:sz w:val="20"/>
            <w:szCs w:val="20"/>
          </w:rPr>
          <w:t>)</w:t>
        </w:r>
      </w:ins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45A9CC02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del w:id="5" w:author="Marylee Demeter" w:date="2021-06-04T10:38:00Z">
        <w:r w:rsidRPr="00A178CF" w:rsidDel="007511E1">
          <w:rPr>
            <w:rFonts w:ascii="Verdana" w:hAnsi="Verdana" w:cs="Arial"/>
            <w:b/>
            <w:bCs/>
            <w:sz w:val="20"/>
            <w:szCs w:val="20"/>
          </w:rPr>
          <w:delText>Photographs</w:delText>
        </w:r>
      </w:del>
      <w:ins w:id="6" w:author="Marylee Demeter" w:date="2021-06-04T10:38:00Z">
        <w:r w:rsidR="007511E1">
          <w:rPr>
            <w:rFonts w:ascii="Verdana" w:hAnsi="Verdana" w:cs="Arial"/>
            <w:b/>
            <w:bCs/>
            <w:sz w:val="20"/>
            <w:szCs w:val="20"/>
          </w:rPr>
          <w:t>Images</w:t>
        </w:r>
      </w:ins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0B4ACD0D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A5DC54" w14:textId="77777777" w:rsidR="00BF50DD" w:rsidRDefault="00BF50DD" w:rsidP="00862194">
      <w:pPr>
        <w:spacing w:after="0" w:line="240" w:lineRule="auto"/>
      </w:pPr>
      <w:r>
        <w:separator/>
      </w:r>
    </w:p>
  </w:endnote>
  <w:endnote w:type="continuationSeparator" w:id="0">
    <w:p w14:paraId="4E2B686F" w14:textId="77777777" w:rsidR="00BF50DD" w:rsidRDefault="00BF50DD" w:rsidP="00862194">
      <w:pPr>
        <w:spacing w:after="0" w:line="240" w:lineRule="auto"/>
      </w:pPr>
      <w:r>
        <w:continuationSeparator/>
      </w:r>
    </w:p>
  </w:endnote>
  <w:endnote w:type="continuationNotice" w:id="1">
    <w:p w14:paraId="58DCF321" w14:textId="77777777" w:rsidR="00BF50DD" w:rsidRDefault="00BF5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C8CBA" w14:textId="77777777" w:rsidR="00BF50DD" w:rsidRDefault="00BF50DD" w:rsidP="00862194">
      <w:pPr>
        <w:spacing w:after="0" w:line="240" w:lineRule="auto"/>
      </w:pPr>
      <w:r>
        <w:separator/>
      </w:r>
    </w:p>
  </w:footnote>
  <w:footnote w:type="continuationSeparator" w:id="0">
    <w:p w14:paraId="69BF941F" w14:textId="77777777" w:rsidR="00BF50DD" w:rsidRDefault="00BF50DD" w:rsidP="00862194">
      <w:pPr>
        <w:spacing w:after="0" w:line="240" w:lineRule="auto"/>
      </w:pPr>
      <w:r>
        <w:continuationSeparator/>
      </w:r>
    </w:p>
  </w:footnote>
  <w:footnote w:type="continuationNotice" w:id="1">
    <w:p w14:paraId="6FAF8EB0" w14:textId="77777777" w:rsidR="00BF50DD" w:rsidRDefault="00BF50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F5140" w14:textId="03C39E6C" w:rsidR="00A77F02" w:rsidRPr="00150116" w:rsidRDefault="00BF4059" w:rsidP="00150116">
    <w:pPr>
      <w:pStyle w:val="Header"/>
      <w:rPr>
        <w:rFonts w:ascii="Verdana" w:hAnsi="Verdana"/>
        <w:i/>
        <w:sz w:val="20"/>
        <w:szCs w:val="20"/>
      </w:rPr>
    </w:pPr>
    <w:r w:rsidRPr="00C51199">
      <w:rPr>
        <w:rFonts w:ascii="Verdana" w:eastAsiaTheme="majorEastAsia" w:hAnsi="Verdana" w:cstheme="majorBidi"/>
        <w:i/>
        <w:sz w:val="20"/>
        <w:szCs w:val="20"/>
      </w:rPr>
      <w:t>TNM1:</w:t>
    </w:r>
    <w:r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1AA30" w14:textId="029FCAED" w:rsidR="00B27A03" w:rsidRPr="00BC7BF7" w:rsidRDefault="00956E72">
    <w:pPr>
      <w:pStyle w:val="Header"/>
      <w:rPr>
        <w:i/>
      </w:rPr>
    </w:pPr>
    <w:r w:rsidRPr="00C51199">
      <w:rPr>
        <w:rFonts w:ascii="Verdana" w:eastAsiaTheme="majorEastAsia" w:hAnsi="Verdana" w:cstheme="majorBidi"/>
        <w:i/>
        <w:sz w:val="20"/>
        <w:szCs w:val="20"/>
      </w:rPr>
      <w:t>TNM1:</w:t>
    </w:r>
    <w:r w:rsidRPr="000B7F33">
      <w:rPr>
        <w:rFonts w:ascii="Verdana" w:hAnsi="Verdana"/>
        <w:i/>
        <w:sz w:val="20"/>
        <w:szCs w:val="20"/>
      </w:rPr>
      <w:t xml:space="preserve"> Project Proposal with Strategies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11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ylee Demeter">
    <w15:presenceInfo w15:providerId="AD" w15:userId="S::marylee.demeter@wgu.edu::a0ba8f58-6553-4ce0-a58e-6c1d4143d4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trackRevisions/>
  <w:defaultTabStop w:val="720"/>
  <w:characterSpacingControl w:val="doNotCompress"/>
  <w:hdrShapeDefaults>
    <o:shapedefaults v:ext="edit" spidmax="3481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5303"/>
    <w:rsid w:val="000F4C5C"/>
    <w:rsid w:val="000F53F0"/>
    <w:rsid w:val="00103A2F"/>
    <w:rsid w:val="00106EAC"/>
    <w:rsid w:val="00110C59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1DED"/>
    <w:rsid w:val="0067266A"/>
    <w:rsid w:val="0067634A"/>
    <w:rsid w:val="0068106D"/>
    <w:rsid w:val="0068321A"/>
    <w:rsid w:val="006905E2"/>
    <w:rsid w:val="0069320B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44CF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0" Type="http://schemas.openxmlformats.org/officeDocument/2006/relationships/hyperlink" Target="https://www.aspca.org/pet-care/cat-care/cat-nutrition-tips" TargetMode="External"/><Relationship Id="rId29" Type="http://schemas.openxmlformats.org/officeDocument/2006/relationships/hyperlink" Target="https://chinchillacare.org/cage-habitat/" TargetMode="External"/><Relationship Id="rId41" Type="http://schemas.openxmlformats.org/officeDocument/2006/relationships/image" Target="media/image1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bcaf09a3d87b5a3957712f07dd215b1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3143a832af8aee52eec46a0b76a349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C98B37-F717-45DE-994D-7073AC404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3E4120-D6A2-4237-8072-707FB1C50E55}">
  <ds:schemaRefs>
    <ds:schemaRef ds:uri="http://purl.org/dc/elements/1.1/"/>
    <ds:schemaRef ds:uri="http://schemas.microsoft.com/office/infopath/2007/PartnerControls"/>
    <ds:schemaRef ds:uri="0feec74c-ecc7-44c3-9c64-3623cf89ed41"/>
    <ds:schemaRef ds:uri="http://purl.org/dc/terms/"/>
    <ds:schemaRef ds:uri="http://schemas.microsoft.com/office/2006/documentManagement/types"/>
    <ds:schemaRef ds:uri="http://schemas.microsoft.com/sharepoint/v3"/>
    <ds:schemaRef ds:uri="1f707338-ea0f-4fe5-baee-59b996692b22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2783</Words>
  <Characters>15868</Characters>
  <Application>Microsoft Office Word</Application>
  <DocSecurity>4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18614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Camilla Wencel</cp:lastModifiedBy>
  <cp:revision>2</cp:revision>
  <dcterms:created xsi:type="dcterms:W3CDTF">2021-06-16T14:40:00Z</dcterms:created>
  <dcterms:modified xsi:type="dcterms:W3CDTF">2021-06-16T14:40:00Z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